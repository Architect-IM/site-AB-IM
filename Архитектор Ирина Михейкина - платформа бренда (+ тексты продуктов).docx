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sz w:val="66"/>
          <w:szCs w:val="66"/>
        </w:rPr>
      </w:pPr>
      <w:bookmarkStart w:colFirst="0" w:colLast="0" w:name="_idl7y8qkdaee" w:id="0"/>
      <w:bookmarkEnd w:id="0"/>
      <w:r w:rsidDel="00000000" w:rsidR="00000000" w:rsidRPr="00000000">
        <w:rPr>
          <w:sz w:val="66"/>
          <w:szCs w:val="66"/>
          <w:rtl w:val="0"/>
        </w:rPr>
        <w:t xml:space="preserve">Манифест</w:t>
      </w:r>
    </w:p>
    <w:p w:rsidR="00000000" w:rsidDel="00000000" w:rsidP="00000000" w:rsidRDefault="00000000" w:rsidRPr="00000000" w14:paraId="00000005">
      <w:pPr>
        <w:pStyle w:val="Heading1"/>
        <w:spacing w:after="240" w:before="240" w:lineRule="auto"/>
        <w:rPr>
          <w:rFonts w:ascii="Lora" w:cs="Lora" w:eastAsia="Lora" w:hAnsi="Lora"/>
          <w:color w:val="434343"/>
        </w:rPr>
      </w:pPr>
      <w:bookmarkStart w:colFirst="0" w:colLast="0" w:name="_f0d4l6qgmuzl" w:id="1"/>
      <w:bookmarkEnd w:id="1"/>
      <w:r w:rsidDel="00000000" w:rsidR="00000000" w:rsidRPr="00000000">
        <w:rPr>
          <w:rFonts w:ascii="Lora" w:cs="Lora" w:eastAsia="Lora" w:hAnsi="Lora"/>
          <w:color w:val="434343"/>
          <w:rtl w:val="0"/>
        </w:rPr>
        <w:t xml:space="preserve">Я создаю современную архитектуру, всегда глубоко в контексте задачи, всегда многослойную и осмысленную. За каждым проектом стоит моё проектное бюро, комплексная экспертиза и умение решать задачи любой сложности на своей земле. Наши проекты живут, работают и помогают заказчикам достигать их целей — уверенно и надолго. Ирина Михейкина, архитектор из Владимира</w:t>
      </w:r>
    </w:p>
    <w:p w:rsidR="00000000" w:rsidDel="00000000" w:rsidP="00000000" w:rsidRDefault="00000000" w:rsidRPr="00000000" w14:paraId="00000006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rPr/>
      </w:pPr>
      <w:bookmarkStart w:colFirst="0" w:colLast="0" w:name="_zgpr2i8kpwsa" w:id="2"/>
      <w:bookmarkEnd w:id="2"/>
      <w:r w:rsidDel="00000000" w:rsidR="00000000" w:rsidRPr="00000000">
        <w:rPr>
          <w:rtl w:val="0"/>
        </w:rPr>
        <w:t xml:space="preserve">короткая версия</w:t>
      </w:r>
    </w:p>
    <w:p w:rsidR="00000000" w:rsidDel="00000000" w:rsidP="00000000" w:rsidRDefault="00000000" w:rsidRPr="00000000" w14:paraId="00000009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Lora" w:cs="Lora" w:eastAsia="Lora" w:hAnsi="Lora"/>
          <w:color w:val="434343"/>
          <w:sz w:val="40"/>
          <w:szCs w:val="40"/>
        </w:rPr>
      </w:pPr>
      <w:bookmarkStart w:colFirst="0" w:colLast="0" w:name="_g4ced5ex1bgk" w:id="3"/>
      <w:bookmarkEnd w:id="3"/>
      <w:r w:rsidDel="00000000" w:rsidR="00000000" w:rsidRPr="00000000">
        <w:rPr>
          <w:rFonts w:ascii="Lora" w:cs="Lora" w:eastAsia="Lora" w:hAnsi="Lora"/>
          <w:color w:val="434343"/>
          <w:rtl w:val="0"/>
        </w:rPr>
        <w:t xml:space="preserve">Современная архитектура и девелопмент - всегда глубоко в контексте задачи. Сильное проектное бюро и комплексная экспертиза.  </w:t>
      </w:r>
      <w:r w:rsidDel="00000000" w:rsidR="00000000" w:rsidRPr="00000000">
        <w:rPr>
          <w:rFonts w:ascii="Lora" w:cs="Lora" w:eastAsia="Lora" w:hAnsi="Lora"/>
          <w:color w:val="434343"/>
          <w:sz w:val="40"/>
          <w:szCs w:val="40"/>
          <w:rtl w:val="0"/>
        </w:rPr>
        <w:t xml:space="preserve">Ирина Михейкина, архитектор из Владимира</w:t>
      </w:r>
    </w:p>
    <w:p w:rsidR="00000000" w:rsidDel="00000000" w:rsidP="00000000" w:rsidRDefault="00000000" w:rsidRPr="00000000" w14:paraId="0000000A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color w:val="434343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0505.0" w:type="dxa"/>
        <w:jc w:val="left"/>
        <w:tblInd w:w="-533.333333333333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1980"/>
        <w:gridCol w:w="5715"/>
        <w:gridCol w:w="3510"/>
        <w:gridCol w:w="3650.999999999998"/>
        <w:gridCol w:w="3174.000000000002"/>
        <w:tblGridChange w:id="0">
          <w:tblGrid>
            <w:gridCol w:w="2475"/>
            <w:gridCol w:w="1980"/>
            <w:gridCol w:w="5715"/>
            <w:gridCol w:w="3510"/>
            <w:gridCol w:w="3650.999999999998"/>
            <w:gridCol w:w="3174.000000000002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Ирина Михейкина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архитектор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Общие ценности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1. Личная надёжность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40" w:before="24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Фундаментальный подход, точность, ответственность, финансовая системность и высокий сервис. работаю до конца.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2. Своя команда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40" w:before="24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Собственное междисциплинарное архитектурно-проектное бюро, которое обеспечивает полный цикл работ.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3. Фокус на результате проекта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40" w:before="24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Всё, что делается, подчинено одной цели — реализовать проект так, чтобы он работал и достигал задач заказчика.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4. Вера в решение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40" w:before="24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Предлагаю только то, во что действительно верю. Не продаю то, в чём не уверена.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5. Амбассадор проекта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40" w:before="24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Всегда остаюсь лицом своих проектов: дополнительно усиливаю их публично и выступаю адвокатом заказчика во всех инстанциях.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Идентичность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Ценности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Группа Продуктов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434343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3"/>
                <w:szCs w:val="23"/>
                <w:rtl w:val="0"/>
              </w:rPr>
              <w:t xml:space="preserve">Продукты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ind w:right="-148.11023622047287"/>
              <w:jc w:val="center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Ценности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Владимирский мастер архитектор 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(продуктовая группа: владимирский контекст)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Региональная традиция</w:t>
              <w:br w:type="textWrapping"/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Глубоко исследую и развиваю владимирскую архитектурную школу.</w:t>
            </w:r>
          </w:p>
          <w:p w:rsidR="00000000" w:rsidDel="00000000" w:rsidP="00000000" w:rsidRDefault="00000000" w:rsidRPr="00000000" w14:paraId="0000003E">
            <w:pPr>
              <w:keepNext w:val="1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Раскрытие потенциала места</w:t>
              <w:br w:type="textWrapping"/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Вижу и усиливаю уникальные качества территории.</w:t>
            </w:r>
          </w:p>
          <w:p w:rsidR="00000000" w:rsidDel="00000000" w:rsidP="00000000" w:rsidRDefault="00000000" w:rsidRPr="00000000" w14:paraId="0000003F">
            <w:pPr>
              <w:keepNext w:val="1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Мастерство согласований</w:t>
              <w:br w:type="textWrapping"/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Защищаю проект от ненормативных решений и рисков.</w:t>
            </w:r>
          </w:p>
          <w:p w:rsidR="00000000" w:rsidDel="00000000" w:rsidP="00000000" w:rsidRDefault="00000000" w:rsidRPr="00000000" w14:paraId="00000040">
            <w:pPr>
              <w:keepNext w:val="1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Мы местные</w:t>
              <w:br w:type="textWrapping"/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Работаем на своей земле: знаем контекст, людей и процессы. Это даёт скорость, точность и экономию ресурсов заказчика.</w:t>
            </w:r>
          </w:p>
          <w:p w:rsidR="00000000" w:rsidDel="00000000" w:rsidP="00000000" w:rsidRDefault="00000000" w:rsidRPr="00000000" w14:paraId="00000041">
            <w:pPr>
              <w:keepNext w:val="1"/>
              <w:widowControl w:val="0"/>
              <w:spacing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color w:val="434343"/>
                <w:sz w:val="20"/>
                <w:szCs w:val="20"/>
              </w:rPr>
            </w:pPr>
            <w:hyperlink w:anchor="vjsml8whgdmp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Мастер-план раскрытия потенциала территории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1"/>
              <w:widowControl w:val="0"/>
              <w:spacing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ind w:left="72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1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Глубокое исследование места</w:t>
              <w:br w:type="textWrapping"/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Фундаментальная работа с историей, культурой, ландшафтом и реальными возможностями территории.</w:t>
            </w:r>
          </w:p>
          <w:p w:rsidR="00000000" w:rsidDel="00000000" w:rsidP="00000000" w:rsidRDefault="00000000" w:rsidRPr="00000000" w14:paraId="00000046">
            <w:pPr>
              <w:keepNext w:val="1"/>
              <w:widowControl w:val="0"/>
              <w:spacing w:line="240" w:lineRule="auto"/>
              <w:ind w:left="72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1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Раскрытие скрытого потенциала</w:t>
              <w:br w:type="textWrapping"/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Показываю не только то, что формально допустимо, а то, что будет по-настоящему сильным и уместным именно здесь.</w:t>
            </w:r>
          </w:p>
          <w:p w:rsidR="00000000" w:rsidDel="00000000" w:rsidP="00000000" w:rsidRDefault="00000000" w:rsidRPr="00000000" w14:paraId="00000048">
            <w:pPr>
              <w:keepNext w:val="1"/>
              <w:widowControl w:val="0"/>
              <w:spacing w:line="240" w:lineRule="auto"/>
              <w:ind w:left="72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1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Практическая применимость</w:t>
              <w:br w:type="textWrapping"/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Результат можно сразу использовать для принятия решений и дальнейшей работы с инвесторами, администрацией и проектировщиками.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color w:val="434343"/>
                <w:sz w:val="20"/>
                <w:szCs w:val="20"/>
              </w:rPr>
            </w:pPr>
            <w:hyperlink w:anchor="v0wi2pckji3t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Идеологическое и концептуальное проектирование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ind w:left="0" w:firstLine="0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7"/>
                <w:szCs w:val="17"/>
                <w:rtl w:val="0"/>
              </w:rPr>
              <w:t xml:space="preserve">1. Междисциплинарность</w:t>
              <w:br w:type="textWrapping"/>
            </w: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Помогу сформулировать и соединить идеологию, архитектуру и экономику в единую идеологическую платформу.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ind w:left="0" w:firstLine="0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7"/>
                <w:szCs w:val="17"/>
                <w:rtl w:val="0"/>
              </w:rPr>
              <w:t xml:space="preserve">2. Глубина</w:t>
              <w:br w:type="textWrapping"/>
            </w: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Не поверхностная идея, а решение, выдержанное по смыслу, контексту и реализуемости.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ind w:left="0" w:firstLine="0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7"/>
                <w:szCs w:val="17"/>
                <w:rtl w:val="0"/>
              </w:rPr>
              <w:t xml:space="preserve">3. Исследовательская база</w:t>
              <w:br w:type="textWrapping"/>
            </w: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Опираюсь на системную работу нашей архитектурной лаборатории «Владимир». Это даёт концепциям опору, которой часто не хватает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color w:val="434343"/>
                <w:sz w:val="20"/>
                <w:szCs w:val="20"/>
              </w:rPr>
            </w:pPr>
            <w:hyperlink w:anchor="tad6ub4nauro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Архитектурно-градостроительный облик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1"/>
              <w:widowControl w:val="0"/>
              <w:spacing w:line="240" w:lineRule="auto"/>
              <w:ind w:left="0" w:firstLine="0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7"/>
                <w:szCs w:val="17"/>
                <w:rtl w:val="0"/>
              </w:rPr>
              <w:t xml:space="preserve">1. Точность под требования</w:t>
              <w:br w:type="textWrapping"/>
            </w: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Готовлю материалы строго в логике и стандартах конкретного градсовета и территории.</w:t>
            </w:r>
          </w:p>
          <w:p w:rsidR="00000000" w:rsidDel="00000000" w:rsidP="00000000" w:rsidRDefault="00000000" w:rsidRPr="00000000" w14:paraId="00000055">
            <w:pPr>
              <w:keepNext w:val="1"/>
              <w:widowControl w:val="0"/>
              <w:spacing w:line="240" w:lineRule="auto"/>
              <w:ind w:left="0" w:firstLine="0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7"/>
                <w:szCs w:val="17"/>
                <w:rtl w:val="0"/>
              </w:rPr>
              <w:t xml:space="preserve">2. Работоспособность документа</w:t>
              <w:br w:type="textWrapping"/>
            </w: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АГО получается не просто «красивым», а таким, с которым реально можно выходить на согласование и защищать решение.</w:t>
            </w:r>
          </w:p>
          <w:p w:rsidR="00000000" w:rsidDel="00000000" w:rsidP="00000000" w:rsidRDefault="00000000" w:rsidRPr="00000000" w14:paraId="00000056">
            <w:pPr>
              <w:keepNext w:val="1"/>
              <w:widowControl w:val="0"/>
              <w:spacing w:line="240" w:lineRule="auto"/>
              <w:ind w:left="0" w:firstLine="0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7"/>
                <w:szCs w:val="17"/>
                <w:rtl w:val="0"/>
              </w:rPr>
              <w:t xml:space="preserve">3. Связка с концепцией</w:t>
              <w:br w:type="textWrapping"/>
            </w: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Внешний облик вырастает из идеологии и контекста места, а не рисуется отдельно «под комиссию».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color w:val="434343"/>
                <w:sz w:val="20"/>
                <w:szCs w:val="20"/>
              </w:rPr>
            </w:pPr>
            <w:hyperlink w:anchor="fd538mr8pfjc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Исследования: исторические и культурные, технологические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1"/>
              <w:widowControl w:val="0"/>
              <w:spacing w:line="240" w:lineRule="auto"/>
              <w:ind w:left="0" w:firstLine="0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7"/>
                <w:szCs w:val="17"/>
                <w:rtl w:val="0"/>
              </w:rPr>
              <w:t xml:space="preserve">1. Авторский метод сводки</w:t>
              <w:br w:type="textWrapping"/>
            </w: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Собираю историю, право, архитектуру и технологию в единую рабочую матрицу, а не в набор разрозненных справок.</w:t>
            </w:r>
          </w:p>
          <w:p w:rsidR="00000000" w:rsidDel="00000000" w:rsidP="00000000" w:rsidRDefault="00000000" w:rsidRPr="00000000" w14:paraId="0000005D">
            <w:pPr>
              <w:keepNext w:val="1"/>
              <w:widowControl w:val="0"/>
              <w:spacing w:line="240" w:lineRule="auto"/>
              <w:ind w:left="0" w:firstLine="0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7"/>
                <w:szCs w:val="17"/>
                <w:rtl w:val="0"/>
              </w:rPr>
              <w:t xml:space="preserve">2. Прикладной характер</w:t>
              <w:br w:type="textWrapping"/>
            </w: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Исследование делается не «для архива», а как основание для решений: концепции, АГО, согласований и адаптации проекта.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3"/>
                <w:szCs w:val="23"/>
              </w:rPr>
            </w:pPr>
            <w:r w:rsidDel="00000000" w:rsidR="00000000" w:rsidRPr="00000000">
              <w:rPr>
                <w:color w:val="434343"/>
                <w:sz w:val="23"/>
                <w:szCs w:val="23"/>
                <w:rtl w:val="0"/>
              </w:rPr>
              <w:t xml:space="preserve">Консультант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40" w:before="24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1. Реальный опыт</w:t>
              <w:br w:type="textWrapping"/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Рекомендации опираются на исследование и практику реализации проектов, а не на теорию и общие подходы.</w:t>
            </w:r>
          </w:p>
          <w:p w:rsidR="00000000" w:rsidDel="00000000" w:rsidP="00000000" w:rsidRDefault="00000000" w:rsidRPr="00000000" w14:paraId="00000061">
            <w:pPr>
              <w:spacing w:after="240" w:before="24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2. Целостный взгляд</w:t>
              <w:br w:type="textWrapping"/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Вижу проект от смысла и архитектуры до экономики, согласований и того, как объект будет жить после реализации.</w:t>
            </w:r>
          </w:p>
          <w:p w:rsidR="00000000" w:rsidDel="00000000" w:rsidP="00000000" w:rsidRDefault="00000000" w:rsidRPr="00000000" w14:paraId="00000062">
            <w:pPr>
              <w:spacing w:after="240" w:before="240"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40" w:before="240"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color w:val="434343"/>
                <w:sz w:val="20"/>
                <w:szCs w:val="20"/>
              </w:rPr>
            </w:pPr>
            <w:hyperlink w:anchor="u0yvz9ny9mt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Консалтинг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1. Открытость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Мы сами предлагаем консультацию как первый шаг любого долгосрочного сотрудничества. </w:t>
            </w:r>
          </w:p>
          <w:p w:rsidR="00000000" w:rsidDel="00000000" w:rsidP="00000000" w:rsidRDefault="00000000" w:rsidRPr="00000000" w14:paraId="00000067">
            <w:pPr>
              <w:spacing w:after="240" w:before="240"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2. Скорость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Это лучший путь быстро разобраться в деталях, понять, что действительно нужно делать сейчас, и наметить правильный путь.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="240" w:lineRule="auto"/>
              <w:ind w:left="0" w:firstLine="0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color w:val="434343"/>
                <w:sz w:val="20"/>
                <w:szCs w:val="20"/>
              </w:rPr>
            </w:pPr>
            <w:hyperlink w:anchor="1er00fifdjse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Контекстный аудит проекта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ind w:left="0" w:firstLine="0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7"/>
                <w:szCs w:val="17"/>
                <w:rtl w:val="0"/>
              </w:rPr>
              <w:t xml:space="preserve">1. Оценка рисков и возможностей</w:t>
              <w:br w:type="textWrapping"/>
            </w: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Показываю, где проект может столкнуться с проблемами, а где есть реальное пространство для сильного решения.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ind w:left="0" w:firstLine="0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7"/>
                <w:szCs w:val="17"/>
                <w:rtl w:val="0"/>
              </w:rPr>
              <w:t xml:space="preserve">2. Выбор глубины</w:t>
              <w:br w:type="textWrapping"/>
            </w: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Аудит можно заказать разного уровня — от быстрого обзора до детальной проработки, в зависимости от задачи и этапа.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3. опыт прохождения экспертиз проектной документации по ФЗ дает четкую структуру - все оформлено в таблице с обоснованием и ссылками, проверочными расчетами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4. проверка не одними руками, каждый специалист проверяет свой раздел - как экспертиза проекта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ind w:left="0" w:firstLine="0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5. результат дополняем аудитом AI агента, с комментариями.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color w:val="434343"/>
                <w:sz w:val="20"/>
                <w:szCs w:val="20"/>
              </w:rPr>
            </w:pPr>
            <w:hyperlink w:anchor="1er00fifdjse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Адаптация проекта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7"/>
                <w:szCs w:val="17"/>
                <w:rtl w:val="0"/>
              </w:rPr>
              <w:t xml:space="preserve">1. Аудит внутри</w:t>
              <w:br w:type="textWrapping"/>
            </w: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Адаптация всегда начинается с контекстного аудита — без отдельной доплаты и без «работы вслепую».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7"/>
                <w:szCs w:val="17"/>
                <w:rtl w:val="0"/>
              </w:rPr>
              <w:t xml:space="preserve">2. Понятный результат</w:t>
              <w:br w:type="textWrapping"/>
            </w: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На выходе — чёткий комплект документов по стандарту (альбом АГО, рабочая документация и другие необходимые материалы), а не размытые рекомендации.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color w:val="434343"/>
                <w:sz w:val="20"/>
                <w:szCs w:val="20"/>
              </w:rPr>
            </w:pPr>
            <w:hyperlink w:anchor="8sro8eidut1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Согласования и экспертизы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7"/>
                <w:szCs w:val="17"/>
                <w:rtl w:val="0"/>
              </w:rPr>
              <w:t xml:space="preserve">1. Быстрая оценка шансов</w:t>
              <w:br w:type="textWrapping"/>
            </w: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Оперативно разбираю ситуацию и предлагаю реалистичную стратегию прохождения согласований.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b w:val="1"/>
                <w:b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7"/>
                <w:szCs w:val="17"/>
                <w:rtl w:val="0"/>
              </w:rPr>
              <w:t xml:space="preserve">2. Ответственность за результат</w:t>
              <w:br w:type="textWrapping"/>
            </w: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Если берёмся за сопровождение — доводим до положительного  результата.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Мастер туристических комплексов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(продуктовая группа: живое гостеприимство)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1.  Живость / Жизнеспособность</w:t>
              <w:br w:type="textWrapping"/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Берусь за проект только если вижу, как он будет привлекать, удерживать гостей и вызывать повторный спрос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2. Ответственность до результата</w:t>
              <w:br w:type="textWrapping"/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Не останавливаюсь на концепции и чертежах. Довожу до того момента, когда объект реально начинает работать.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40" w:before="240"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3. Овервью</w:t>
            </w:r>
          </w:p>
          <w:p w:rsidR="00000000" w:rsidDel="00000000" w:rsidP="00000000" w:rsidRDefault="00000000" w:rsidRPr="00000000" w14:paraId="00000086">
            <w:pPr>
              <w:spacing w:after="240" w:before="24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Соединяю архитектуру, экономику, опыт гостя и реализацию в одну систему. При необходимости подключаю нужных специалистов.</w:t>
            </w:r>
          </w:p>
          <w:p w:rsidR="00000000" w:rsidDel="00000000" w:rsidP="00000000" w:rsidRDefault="00000000" w:rsidRPr="00000000" w14:paraId="00000087">
            <w:pPr>
              <w:spacing w:after="240" w:before="240"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4. Опыт в гостеприимстве</w:t>
            </w:r>
          </w:p>
          <w:p w:rsidR="00000000" w:rsidDel="00000000" w:rsidP="00000000" w:rsidRDefault="00000000" w:rsidRPr="00000000" w14:paraId="00000088">
            <w:pPr>
              <w:spacing w:after="240" w:before="24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Многолетняя практика в российских туристических и гостиничных проектах. Хорошая насмотренность и понимание, что реально работает в этой сфере.</w:t>
            </w:r>
          </w:p>
          <w:p w:rsidR="00000000" w:rsidDel="00000000" w:rsidP="00000000" w:rsidRDefault="00000000" w:rsidRPr="00000000" w14:paraId="00000089">
            <w:pPr>
              <w:spacing w:after="240" w:before="24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Живое гостеприимство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1) Архитектурный дизайн: создаю архитектуру, которая входит в топ мотивов выбора и получает признание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2) Развитие региона: создаю объекты, которые становятся точками развития региона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3) Жизнеспособность проекта: Делаю проекты, которые зарабатывают, развиваются и живут долгие годы — а не только красиво открываются.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color w:val="434343"/>
                <w:sz w:val="20"/>
                <w:szCs w:val="20"/>
              </w:rPr>
            </w:pPr>
            <w:hyperlink w:anchor="mmq7g78yfzb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Визионерская концепция туристического комплекса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4"/>
                <w:szCs w:val="14"/>
                <w:rtl w:val="0"/>
              </w:rPr>
              <w:t xml:space="preserve">1. Скорость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color w:val="434343"/>
                <w:sz w:val="14"/>
                <w:szCs w:val="14"/>
                <w:rtl w:val="0"/>
              </w:rPr>
              <w:t xml:space="preserve">За одну встречу, бесплатно, показываю, как вижу этот участок и задачу. Стороны сразу понимают, по пути ли им.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4"/>
                <w:szCs w:val="14"/>
                <w:rtl w:val="0"/>
              </w:rPr>
              <w:t xml:space="preserve">2. Удобный pack идей</w:t>
              <w:br w:type="textWrapping"/>
            </w:r>
            <w:r w:rsidDel="00000000" w:rsidR="00000000" w:rsidRPr="00000000">
              <w:rPr>
                <w:color w:val="434343"/>
                <w:sz w:val="14"/>
                <w:szCs w:val="14"/>
                <w:rtl w:val="0"/>
              </w:rPr>
              <w:t xml:space="preserve">После встречи отдаю соображения в собранном виде: майндмэп по идеологии, продуктовую матрицу и экспресс-финмодель.</w:t>
            </w:r>
          </w:p>
          <w:p w:rsidR="00000000" w:rsidDel="00000000" w:rsidP="00000000" w:rsidRDefault="00000000" w:rsidRPr="00000000" w14:paraId="00000097">
            <w:pPr>
              <w:spacing w:after="240" w:before="240" w:line="240" w:lineRule="auto"/>
              <w:rPr>
                <w:b w:val="1"/>
                <w:bCs w:val="1"/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4"/>
                <w:szCs w:val="14"/>
                <w:rtl w:val="0"/>
              </w:rPr>
              <w:t xml:space="preserve">3. Авторский взгляд, а не «что-нибудь красивое»</w:t>
            </w:r>
          </w:p>
          <w:p w:rsidR="00000000" w:rsidDel="00000000" w:rsidP="00000000" w:rsidRDefault="00000000" w:rsidRPr="00000000" w14:paraId="00000098">
            <w:pPr>
              <w:spacing w:after="240" w:before="240" w:line="240" w:lineRule="auto"/>
              <w:rPr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color w:val="434343"/>
                <w:sz w:val="14"/>
                <w:szCs w:val="14"/>
                <w:rtl w:val="0"/>
              </w:rPr>
              <w:t xml:space="preserve">Показываю не универсальный вариант «для рынка», а то, какой объект сделала бы здесь сама. Это сразу отсекает чужие ожидания и чужой стиль.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color w:val="434343"/>
                <w:sz w:val="20"/>
                <w:szCs w:val="20"/>
              </w:rPr>
            </w:pPr>
            <w:hyperlink w:anchor="wezuhhlgxevt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Мастер-план живого туристического объекта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40" w:before="240" w:line="240" w:lineRule="auto"/>
              <w:rPr>
                <w:b w:val="1"/>
                <w:bCs w:val="1"/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4"/>
                <w:szCs w:val="14"/>
                <w:rtl w:val="0"/>
              </w:rPr>
              <w:t xml:space="preserve">1. Четыре слоя в одном плане</w:t>
            </w:r>
          </w:p>
          <w:p w:rsidR="00000000" w:rsidDel="00000000" w:rsidP="00000000" w:rsidRDefault="00000000" w:rsidRPr="00000000" w14:paraId="0000009F">
            <w:pPr>
              <w:spacing w:after="240" w:before="240" w:line="240" w:lineRule="auto"/>
              <w:rPr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color w:val="434343"/>
                <w:sz w:val="14"/>
                <w:szCs w:val="14"/>
                <w:rtl w:val="0"/>
              </w:rPr>
              <w:t xml:space="preserve">Связываю территорию, экономику, архитектуру и стратегию в один документ. Не отдельно «красивый генплан» и отдельно «бизнес-идея».</w:t>
            </w:r>
          </w:p>
          <w:p w:rsidR="00000000" w:rsidDel="00000000" w:rsidP="00000000" w:rsidRDefault="00000000" w:rsidRPr="00000000" w14:paraId="000000A0">
            <w:pPr>
              <w:spacing w:after="240" w:before="240" w:line="240" w:lineRule="auto"/>
              <w:rPr>
                <w:b w:val="1"/>
                <w:bCs w:val="1"/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4"/>
                <w:szCs w:val="14"/>
                <w:rtl w:val="0"/>
              </w:rPr>
              <w:t xml:space="preserve">2. Территория как сценарий гостя</w:t>
            </w:r>
          </w:p>
          <w:p w:rsidR="00000000" w:rsidDel="00000000" w:rsidP="00000000" w:rsidRDefault="00000000" w:rsidRPr="00000000" w14:paraId="000000A1">
            <w:pPr>
              <w:spacing w:after="240" w:before="240" w:line="240" w:lineRule="auto"/>
              <w:rPr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color w:val="434343"/>
                <w:sz w:val="14"/>
                <w:szCs w:val="14"/>
                <w:rtl w:val="0"/>
              </w:rPr>
              <w:t xml:space="preserve">Планирую не только пятно застройки, а опыт гостя: как он будет приезжать, жить, что будет делать, чему радоваться и почему возвращаться. Мастер-план описывает жизнь объекта, а не только его форму.</w:t>
            </w:r>
          </w:p>
          <w:p w:rsidR="00000000" w:rsidDel="00000000" w:rsidP="00000000" w:rsidRDefault="00000000" w:rsidRPr="00000000" w14:paraId="000000A2">
            <w:pPr>
              <w:spacing w:after="240" w:before="240" w:line="240" w:lineRule="auto"/>
              <w:rPr>
                <w:b w:val="1"/>
                <w:bCs w:val="1"/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4"/>
                <w:szCs w:val="14"/>
                <w:rtl w:val="0"/>
              </w:rPr>
              <w:t xml:space="preserve">3. Практическая применимость </w:t>
            </w:r>
          </w:p>
          <w:p w:rsidR="00000000" w:rsidDel="00000000" w:rsidP="00000000" w:rsidRDefault="00000000" w:rsidRPr="00000000" w14:paraId="000000A3">
            <w:pPr>
              <w:spacing w:after="240" w:before="240" w:line="240" w:lineRule="auto"/>
              <w:rPr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color w:val="434343"/>
                <w:sz w:val="14"/>
                <w:szCs w:val="14"/>
                <w:rtl w:val="0"/>
              </w:rPr>
              <w:t xml:space="preserve">Не декоративная схема, а документ, по которому можно проектировать, считать инвестиции и и экономику, управлять очередностью и тд. </w:t>
            </w:r>
          </w:p>
          <w:p w:rsidR="00000000" w:rsidDel="00000000" w:rsidP="00000000" w:rsidRDefault="00000000" w:rsidRPr="00000000" w14:paraId="000000A4">
            <w:pPr>
              <w:spacing w:after="240" w:before="240" w:line="240" w:lineRule="auto"/>
              <w:rPr>
                <w:b w:val="1"/>
                <w:bCs w:val="1"/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4"/>
                <w:szCs w:val="14"/>
                <w:rtl w:val="0"/>
              </w:rPr>
              <w:t xml:space="preserve">4. Авторский дизайн</w:t>
            </w:r>
          </w:p>
          <w:p w:rsidR="00000000" w:rsidDel="00000000" w:rsidP="00000000" w:rsidRDefault="00000000" w:rsidRPr="00000000" w14:paraId="000000A5">
            <w:pPr>
              <w:spacing w:after="240" w:before="240" w:line="240" w:lineRule="auto"/>
              <w:rPr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color w:val="434343"/>
                <w:sz w:val="14"/>
                <w:szCs w:val="14"/>
                <w:rtl w:val="0"/>
              </w:rPr>
              <w:t xml:space="preserve">Внутри мастер-плана сразу задаю архитектурный характер объекта — сильный, узнаваемый и харизматичный. 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color w:val="434343"/>
                <w:sz w:val="20"/>
                <w:szCs w:val="20"/>
              </w:rPr>
            </w:pPr>
            <w:hyperlink w:anchor="9bq4xmfflpuh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Стратегическая сессия «Проект, который живёт»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b w:val="1"/>
                <w:bCs w:val="1"/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4"/>
                <w:szCs w:val="14"/>
                <w:rtl w:val="0"/>
              </w:rPr>
              <w:t xml:space="preserve">1. Интенсив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color w:val="434343"/>
                <w:sz w:val="14"/>
                <w:szCs w:val="14"/>
                <w:rtl w:val="0"/>
              </w:rPr>
              <w:t xml:space="preserve">За один день вместе собираем архитектуру и бизнес-модель — и проверяем, будет ли объект жить.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>
                <w:b w:val="1"/>
                <w:bCs w:val="1"/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4"/>
                <w:szCs w:val="14"/>
                <w:rtl w:val="0"/>
              </w:rPr>
              <w:t xml:space="preserve">2. Совместное решение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color w:val="434343"/>
                <w:sz w:val="14"/>
                <w:szCs w:val="14"/>
                <w:rtl w:val="0"/>
              </w:rPr>
              <w:t xml:space="preserve">Решение рождается на пересечении видения обеих сторон, содержит в себе лучшие идеи всех контрибьюторов.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>
                <w:b w:val="1"/>
                <w:bCs w:val="1"/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4"/>
                <w:szCs w:val="14"/>
                <w:rtl w:val="0"/>
              </w:rPr>
              <w:t xml:space="preserve">3. Решение в моменте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color w:val="434343"/>
                <w:sz w:val="14"/>
                <w:szCs w:val="14"/>
                <w:rtl w:val="0"/>
              </w:rPr>
              <w:t xml:space="preserve">К концу сессии ясно: идём дальше, меняем гипотезу или не берёмся.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color w:val="434343"/>
                <w:sz w:val="20"/>
                <w:szCs w:val="20"/>
              </w:rPr>
            </w:pPr>
            <w:hyperlink w:anchor="bearasbo3ad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Комплексное сопровождение проекта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40" w:before="240" w:line="240" w:lineRule="auto"/>
              <w:rPr>
                <w:b w:val="1"/>
                <w:bCs w:val="1"/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4"/>
                <w:szCs w:val="14"/>
                <w:rtl w:val="0"/>
              </w:rPr>
              <w:t xml:space="preserve">1. Сквозное ведение</w:t>
            </w:r>
          </w:p>
          <w:p w:rsidR="00000000" w:rsidDel="00000000" w:rsidP="00000000" w:rsidRDefault="00000000" w:rsidRPr="00000000" w14:paraId="000000C0">
            <w:pPr>
              <w:spacing w:after="240" w:before="240" w:line="240" w:lineRule="auto"/>
              <w:rPr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color w:val="434343"/>
                <w:sz w:val="14"/>
                <w:szCs w:val="14"/>
                <w:rtl w:val="0"/>
              </w:rPr>
              <w:t xml:space="preserve">Веду проект от концепции до контроля ключевых решений на реализации — не передаю замысел «дальше по цепочке».</w:t>
            </w:r>
          </w:p>
          <w:p w:rsidR="00000000" w:rsidDel="00000000" w:rsidP="00000000" w:rsidRDefault="00000000" w:rsidRPr="00000000" w14:paraId="000000C1">
            <w:pPr>
              <w:spacing w:after="240" w:before="240" w:line="240" w:lineRule="auto"/>
              <w:rPr>
                <w:b w:val="1"/>
                <w:bCs w:val="1"/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4"/>
                <w:szCs w:val="14"/>
                <w:rtl w:val="0"/>
              </w:rPr>
              <w:t xml:space="preserve">2. Идеологический контроль</w:t>
            </w:r>
          </w:p>
          <w:p w:rsidR="00000000" w:rsidDel="00000000" w:rsidP="00000000" w:rsidRDefault="00000000" w:rsidRPr="00000000" w14:paraId="000000C2">
            <w:pPr>
              <w:spacing w:after="240" w:before="240" w:line="240" w:lineRule="auto"/>
              <w:rPr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color w:val="434343"/>
                <w:sz w:val="14"/>
                <w:szCs w:val="14"/>
                <w:rtl w:val="0"/>
              </w:rPr>
              <w:t xml:space="preserve">Слежу, чтобы на стройке не потерялись смысл, характер и замысел проекта, а не только соответствие чертежам.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Мастер частных владений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(продуктовая группа: частные владения)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1) Забота о человеке: проектируем так, чтобы клиент не тратил ресурсы на лишнее и ненужное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2) Традиционные культурные/архитектурные коды: уважаю традиции места и создаю архитектуры, которая их продолжает. амбассадор владимиро-суздальской архитектуры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3) Технологическая свобода: использую любые необходимые технологии для решения задачи</w:t>
            </w:r>
          </w:p>
          <w:p w:rsidR="00000000" w:rsidDel="00000000" w:rsidP="00000000" w:rsidRDefault="00000000" w:rsidRPr="00000000" w14:paraId="000000CC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4) Работа на регион: создаю проекты, которые укрепляют место, в котором живём</w:t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5) Уважение к природе. Не пренебрегаю интересами окружающей среды. 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6) Работаю в функционально-сложных пространствах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7) всегда стремлюсь (проявляю инициативу) к деловому и упорядоченному общению: проектировщик/заказчик/подрядчик что позволяет создать продуктивную работу на объекте строительства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color w:val="434343"/>
                <w:sz w:val="20"/>
                <w:szCs w:val="20"/>
              </w:rPr>
            </w:pPr>
            <w:hyperlink w:anchor="5306wq4c6cy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Предпроектный анализ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numPr>
                <w:ilvl w:val="0"/>
                <w:numId w:val="2"/>
              </w:numPr>
              <w:spacing w:line="240" w:lineRule="auto"/>
              <w:ind w:left="285" w:hanging="285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Ширина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исследую в нескольких направлениях (архитектура, рельеф и геология, правила застройки, экономика, социо (опыт пользователей) и др. разрезы). Минимизация рисков и усиление возможностей.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2"/>
              </w:numPr>
              <w:spacing w:line="240" w:lineRule="auto"/>
              <w:ind w:left="285" w:hanging="285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Глубина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. изучаю, до результатов инженерных анализов. Историю не только места но и владельца, как способ лучше “поженить” их.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color w:val="434343"/>
                <w:sz w:val="20"/>
                <w:szCs w:val="20"/>
              </w:rPr>
            </w:pPr>
            <w:hyperlink w:anchor="2c7mghg15lq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Мастер-планирование частных владений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1) доступ , личное общение без ассистентов и помощников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2) свой метод  который поможет создать вымеренный результат , действительно ваш дом</w:t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3) насмотренность и исследователь в архитектуре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4) социальный капитал, специализированных мастеров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5) премиальный подход - комплексное проектирование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6) СРО для прохождения экспертизы жилых объектов более 1500 м2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color w:val="434343"/>
                <w:sz w:val="20"/>
                <w:szCs w:val="20"/>
              </w:rPr>
            </w:pPr>
            <w:hyperlink w:anchor="2c7mghg15lq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Идеологическое и концептуальное проектирование частных владений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numPr>
                <w:ilvl w:val="0"/>
                <w:numId w:val="1"/>
              </w:numPr>
              <w:spacing w:line="240" w:lineRule="auto"/>
              <w:ind w:left="285" w:hanging="285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Скорость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. Работаю только на основе предпроектного анализа.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"/>
              </w:numPr>
              <w:spacing w:line="240" w:lineRule="auto"/>
              <w:ind w:left="285" w:hanging="285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Фокус внутрь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.фирменная стилистика  (авторская), которая может  быть разной, но в контексте “тихой (не кричащей) эстетики”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1"/>
              </w:numPr>
              <w:spacing w:line="240" w:lineRule="auto"/>
              <w:ind w:left="285" w:hanging="285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Генпроектировщик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. позиция генпроектировщика в работе, закрываем все блоки: культура, техника, технология, стиль, обеспечение, художественное оформление, правовое обеспечение. могу создать любой функционал, фермы, сыроварни… (так как междисциплинарно).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1"/>
              </w:numPr>
              <w:spacing w:line="240" w:lineRule="auto"/>
              <w:ind w:left="285" w:hanging="285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проектирование бюджета + ТЭО.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проекта на этапе эскизов, cost -консультант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1"/>
              </w:numPr>
              <w:spacing w:line="240" w:lineRule="auto"/>
              <w:ind w:left="285" w:hanging="285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Оптимизация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. знаю и могу решить просто любые уникальные вопросы (детали и узлы) 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1"/>
              </w:numPr>
              <w:spacing w:line="240" w:lineRule="auto"/>
              <w:ind w:left="285" w:hanging="285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Логистика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. проектирую как тут будут жить люди, семьи, персонал, как будет обеспечиваться ТО, какие животные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color w:val="434343"/>
                <w:sz w:val="20"/>
                <w:szCs w:val="20"/>
              </w:rPr>
            </w:pPr>
            <w:hyperlink w:anchor="dn4zeuefqveb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Архитектурно-градостроительный облик частных владений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numPr>
                <w:ilvl w:val="0"/>
                <w:numId w:val="11"/>
              </w:numPr>
              <w:spacing w:line="240" w:lineRule="auto"/>
              <w:ind w:left="283.4645669291342" w:hanging="283.4645669291342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всесторонняя работа с контекстом</w:t>
            </w:r>
          </w:p>
          <w:p w:rsidR="00000000" w:rsidDel="00000000" w:rsidP="00000000" w:rsidRDefault="00000000" w:rsidRPr="00000000" w14:paraId="000000F5">
            <w:pPr>
              <w:spacing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-  умею вписать в ландшафт и сделать объект органичным, или создать доминанту места</w:t>
            </w:r>
          </w:p>
          <w:p w:rsidR="00000000" w:rsidDel="00000000" w:rsidP="00000000" w:rsidRDefault="00000000" w:rsidRPr="00000000" w14:paraId="000000F6">
            <w:pPr>
              <w:spacing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- учитываю код/историю места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- легенду заказчика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color w:val="434343"/>
                <w:sz w:val="20"/>
                <w:szCs w:val="20"/>
              </w:rPr>
            </w:pPr>
            <w:hyperlink w:anchor="f7cjpzd17l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ТЗ на проектирование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numPr>
                <w:ilvl w:val="0"/>
                <w:numId w:val="9"/>
              </w:numPr>
              <w:spacing w:line="240" w:lineRule="auto"/>
              <w:ind w:left="283.4645669291342" w:right="-6.377952755904062" w:hanging="283.4645669291342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опыт управление проектным бюро более 10 лет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9"/>
              </w:numPr>
              <w:spacing w:line="240" w:lineRule="auto"/>
              <w:ind w:left="283.4645669291342" w:right="-6.377952755904062" w:hanging="283.4645669291342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знаю порядок строительных процессов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9"/>
              </w:numPr>
              <w:spacing w:line="240" w:lineRule="auto"/>
              <w:ind w:left="283.46456692913307" w:right="-6.377952755904062" w:hanging="360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четкий документ - чек-лист  на дальнейшие действия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color w:val="434343"/>
                <w:sz w:val="20"/>
                <w:szCs w:val="20"/>
              </w:rPr>
            </w:pPr>
            <w:hyperlink w:anchor="yc28er6q1pfz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Сопровождение реализации</w:t>
              </w:r>
            </w:hyperlink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все сотрудники бюро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социальный капитал и метод подбора исполнителей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доступ к программам шеф-монтажа различных поставщиков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color w:val="434343"/>
                <w:sz w:val="20"/>
                <w:szCs w:val="20"/>
              </w:rPr>
            </w:pPr>
            <w:hyperlink w:anchor="2qojaxx5b78v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Авторский надзор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numPr>
                <w:ilvl w:val="0"/>
                <w:numId w:val="10"/>
              </w:numPr>
              <w:spacing w:line="240" w:lineRule="auto"/>
              <w:ind w:left="283.4645669291342" w:hanging="283.4645669291342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Бюро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. Проект контролируется всеми сотрудниками бюро, в тч ведем тех. надзор - контролируются скрытые работы и параметры по нашему проекту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10"/>
              </w:numPr>
              <w:spacing w:line="240" w:lineRule="auto"/>
              <w:ind w:left="283.4645669291342" w:hanging="283.4645669291342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Ширина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. Контролирую все подрядные организации, в тч узкоспециализированные работы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10"/>
              </w:numPr>
              <w:spacing w:line="240" w:lineRule="auto"/>
              <w:ind w:left="283.4645669291342" w:hanging="283.4645669291342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Управление бюджетированием с учетом объективных обстоятельств.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Объективная стоимость и контроль бюджета проекта согласование обоснованных изменений и тд. 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10"/>
              </w:numPr>
              <w:spacing w:line="240" w:lineRule="auto"/>
              <w:ind w:left="283.4645669291342" w:hanging="283.4645669291342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Оформление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. Фотофиксация, журнал АН на площадке, Выводы и отчет, на диске.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10"/>
              </w:numPr>
              <w:spacing w:line="240" w:lineRule="auto"/>
              <w:ind w:left="283.4645669291342" w:hanging="283.4645669291342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Модерация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. Свожу всех заинтересантов в одном проекте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ind w:left="283.4645669291342" w:hanging="283.4645669291342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Мастер храмовой архитектуры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(продуктовая группа: храмовая архитектура)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Уважение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православных канонов и исторического наследия, создаю архитектуру, которая их продолжает. </w:t>
            </w:r>
          </w:p>
          <w:p w:rsidR="00000000" w:rsidDel="00000000" w:rsidP="00000000" w:rsidRDefault="00000000" w:rsidRPr="00000000" w14:paraId="00000114">
            <w:pPr>
              <w:spacing w:line="240" w:lineRule="auto"/>
              <w:ind w:left="72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амбассадор владимиро-суздальской архитектуры</w:t>
            </w:r>
          </w:p>
          <w:p w:rsidR="00000000" w:rsidDel="00000000" w:rsidP="00000000" w:rsidRDefault="00000000" w:rsidRPr="00000000" w14:paraId="00000116">
            <w:pPr>
              <w:spacing w:line="240" w:lineRule="auto"/>
              <w:ind w:left="72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проводник между традицией и современной культурой. не «консервация прошлого» как декорации, а живая развивающаяся традиция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ind w:left="72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навык общения с воцерковленными людьми (подтверждено опытом)???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ind w:left="72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соединяем коммуникацию между епархией и девелопером/застройщиком ???</w:t>
            </w:r>
          </w:p>
          <w:p w:rsidR="00000000" w:rsidDel="00000000" w:rsidP="00000000" w:rsidRDefault="00000000" w:rsidRPr="00000000" w14:paraId="0000011C">
            <w:pPr>
              <w:spacing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line="240" w:lineRule="auto"/>
              <w:ind w:left="72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взгляд культура+маркетинг - ищем актуальные культурные и объективные драйверы “коммерческого” развития территории православного объекта, позиционирование, брендинг???</w:t>
            </w:r>
          </w:p>
          <w:p w:rsidR="00000000" w:rsidDel="00000000" w:rsidP="00000000" w:rsidRDefault="00000000" w:rsidRPr="00000000" w14:paraId="0000011F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Мастер-планирование православных/храмовых комплексов</w:t>
            </w:r>
          </w:p>
          <w:p w:rsidR="00000000" w:rsidDel="00000000" w:rsidP="00000000" w:rsidRDefault="00000000" w:rsidRPr="00000000" w14:paraId="00000122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Сопровождение реализации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240" w:before="240" w:lineRule="auto"/>
        <w:rPr/>
      </w:pPr>
      <w:bookmarkStart w:colFirst="0" w:colLast="0" w:name="_vzpeyp7buukc" w:id="4"/>
      <w:bookmarkEnd w:id="4"/>
      <w:r w:rsidDel="00000000" w:rsidR="00000000" w:rsidRPr="00000000">
        <w:rPr>
          <w:rtl w:val="0"/>
        </w:rPr>
        <w:t xml:space="preserve">Стандарт презентации продукта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47.2314761392834"/>
        <w:gridCol w:w="2374.133048867047"/>
        <w:gridCol w:w="4072.6611018641124"/>
        <w:gridCol w:w="2131.48618415318"/>
        <w:tblGridChange w:id="0">
          <w:tblGrid>
            <w:gridCol w:w="447.2314761392834"/>
            <w:gridCol w:w="2374.133048867047"/>
            <w:gridCol w:w="4072.6611018641124"/>
            <w:gridCol w:w="2131.4861841531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должно быть внутри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+ суть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Короткое название продукта + 1–2 предложения: что это и какую главную задачу решает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2–3 предложения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кого и когда нужен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Кому подходит, в какой ситуации клиент обычно обращается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3–5 пунктов или короткий абзац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получает 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Конкретный результат и/или состав работы (что будет на выходе)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4–6 пунктов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мы работаем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Краткая логика или этапы (без лишней воды)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3–5 этапов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это важно / в чём сила подхода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2–4 ключевые ценности или отличия именно этого продукта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Короткий абзац или пункты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 и следующий 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Сроки, уровень участия, как начать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2–4 предложения + CTA</w:t>
            </w:r>
          </w:p>
        </w:tc>
      </w:tr>
    </w:tbl>
    <w:p w:rsidR="00000000" w:rsidDel="00000000" w:rsidP="00000000" w:rsidRDefault="00000000" w:rsidRPr="00000000" w14:paraId="0000014B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280" w:lineRule="auto"/>
        <w:rPr/>
      </w:pPr>
      <w:bookmarkStart w:colFirst="0" w:colLast="0" w:name="_194tn4stfqpl" w:id="6"/>
      <w:bookmarkEnd w:id="6"/>
      <w:r w:rsidDel="00000000" w:rsidR="00000000" w:rsidRPr="00000000">
        <w:rPr>
          <w:rtl w:val="0"/>
        </w:rPr>
        <w:t xml:space="preserve">2</w:t>
      </w:r>
      <w:bookmarkStart w:colFirst="0" w:colLast="0" w:name="4iy570wklk4u" w:id="5"/>
      <w:bookmarkEnd w:id="5"/>
      <w:r w:rsidDel="00000000" w:rsidR="00000000" w:rsidRPr="00000000">
        <w:rPr>
          <w:rtl w:val="0"/>
        </w:rPr>
        <w:t xml:space="preserve">. Продукты архитектора</w:t>
      </w:r>
    </w:p>
    <w:p w:rsidR="00000000" w:rsidDel="00000000" w:rsidP="00000000" w:rsidRDefault="00000000" w:rsidRPr="00000000" w14:paraId="00000150">
      <w:pPr>
        <w:pStyle w:val="Heading3"/>
        <w:spacing w:after="240" w:before="240" w:lineRule="auto"/>
        <w:rPr/>
      </w:pPr>
      <w:bookmarkStart w:colFirst="0" w:colLast="0" w:name="_f61xam3bn909" w:id="8"/>
      <w:bookmarkEnd w:id="8"/>
      <w:r w:rsidDel="00000000" w:rsidR="00000000" w:rsidRPr="00000000">
        <w:rPr>
          <w:rtl w:val="0"/>
        </w:rPr>
        <w:t xml:space="preserve">2</w:t>
      </w:r>
      <w:bookmarkStart w:colFirst="0" w:colLast="0" w:name="kug3jgy9vznd" w:id="7"/>
      <w:bookmarkEnd w:id="7"/>
      <w:r w:rsidDel="00000000" w:rsidR="00000000" w:rsidRPr="00000000">
        <w:rPr>
          <w:rtl w:val="0"/>
        </w:rPr>
        <w:t xml:space="preserve">.1. Владимирский контекст</w:t>
      </w:r>
    </w:p>
    <w:p w:rsidR="00000000" w:rsidDel="00000000" w:rsidP="00000000" w:rsidRDefault="00000000" w:rsidRPr="00000000" w14:paraId="00000151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Владимирская земля для меня не фон, а </w:t>
      </w:r>
      <w:r w:rsidDel="00000000" w:rsidR="00000000" w:rsidRPr="00000000">
        <w:rPr>
          <w:color w:val="434343"/>
          <w:rtl w:val="0"/>
        </w:rPr>
        <w:t xml:space="preserve">родной контекст</w:t>
      </w: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. Я развиваю местную архитектурную школу, вижу, чем территория уже сильна, и всегда собираю решение, которое лучше всего уместно именно здесь. </w:t>
      </w:r>
      <w:r w:rsidDel="00000000" w:rsidR="00000000" w:rsidRPr="00000000">
        <w:rPr>
          <w:color w:val="434343"/>
          <w:rtl w:val="0"/>
        </w:rPr>
        <w:t xml:space="preserve">Здесь мы дома</w:t>
      </w: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: знаем людей, процессы и ограничения — </w:t>
      </w:r>
      <w:r w:rsidDel="00000000" w:rsidR="00000000" w:rsidRPr="00000000">
        <w:rPr>
          <w:color w:val="434343"/>
          <w:rtl w:val="0"/>
        </w:rPr>
        <w:t xml:space="preserve">дома и стены помогают. Моё основное </w:t>
      </w: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внимание — исследованию задачи, </w:t>
      </w:r>
      <w:r w:rsidDel="00000000" w:rsidR="00000000" w:rsidRPr="00000000">
        <w:rPr>
          <w:color w:val="434343"/>
          <w:rtl w:val="0"/>
        </w:rPr>
        <w:t xml:space="preserve">концепции</w:t>
      </w: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, облику и мастер-плану, </w:t>
      </w:r>
      <w:r w:rsidDel="00000000" w:rsidR="00000000" w:rsidRPr="00000000">
        <w:rPr>
          <w:color w:val="434343"/>
          <w:rtl w:val="0"/>
        </w:rPr>
        <w:t xml:space="preserve">с которыми можно уверенно выходить на защиту и проектирование.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bookmarkStart w:colFirst="0" w:colLast="0" w:name="vjsml8whgdmp" w:id="9"/>
    <w:bookmarkEnd w:id="9"/>
    <w:p w:rsidR="00000000" w:rsidDel="00000000" w:rsidP="00000000" w:rsidRDefault="00000000" w:rsidRPr="00000000" w14:paraId="00000153">
      <w:pPr>
        <w:pStyle w:val="Heading4"/>
        <w:numPr>
          <w:ilvl w:val="0"/>
          <w:numId w:val="6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t6gof02ulwgu" w:id="10"/>
      <w:bookmarkEnd w:id="10"/>
      <w:r w:rsidDel="00000000" w:rsidR="00000000" w:rsidRPr="00000000">
        <w:rPr>
          <w:rtl w:val="0"/>
        </w:rPr>
        <w:t xml:space="preserve">Мастер-план раскрытия потенциала территории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Мастер-план раскрытия потенциала территории — фундаментальная работа с историей, культурой, ландшафтом и тем, что здесь реально возможно. Я показываю не только допустимое по бумагам, а то, что будет сильным и уместным именно на этом месте.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Для собственников, администраций и инвесторов, у которых есть земля и вопрос, что с ней делать дальше. Особенно когда участок «сложный»: наследие, рельеф, ограничения, ожидания города — и хочется увидеть потенциал, а не список запретов.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Основание для решений, с которым можно идти к инвесторам, в администрацию и к проектировщикам. Не набор красивых схем, а ясность: что усиливать, что не трогать, куда смотреть в первую очередь.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4. Как я работаю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Собираю историю места, культурный слой, ландшафт и реальные возможности. Сверяю гипотезы с тем, что территория выдержит. Фиксирую выводы так, чтобы ими можно было пользоваться сразу — без отдельной расшифровки.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Формально допустимое и по-настоящему сильное — разные вещи. Хороший мастер-план экономит годы споров, потому что заранее отделяет уместное от случайного.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Результат — мастер-план с логикой развития и понятными следующими шагами. После него обычно переходят к концепции, АГО или разговору с инвесторами.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before="0" w:lineRule="auto"/>
        <w:rPr>
          <w:ins w:author="Your Project" w:id="0" w:date="2026-09-09T15:21:45Z"/>
          <w:rPrChange w:author="Your Project" w:id="1" w:date="2026-09-09T15:21:45Z">
            <w:rPr/>
          </w:rPrChange>
        </w:rPr>
      </w:pPr>
      <w:ins w:author="Your Project" w:id="0" w:date="2026-09-09T15:21:45Z">
        <w:r w:rsidDel="00000000" w:rsidR="00000000" w:rsidRPr="00000000">
          <w:br w:type="page"/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6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bookmarkStart w:colFirst="0" w:colLast="0" w:name="v0wi2pckji3t" w:id="11"/>
    <w:bookmarkEnd w:id="11"/>
    <w:p w:rsidR="00000000" w:rsidDel="00000000" w:rsidP="00000000" w:rsidRDefault="00000000" w:rsidRPr="00000000" w14:paraId="00000162">
      <w:pPr>
        <w:pStyle w:val="Heading4"/>
        <w:numPr>
          <w:ilvl w:val="0"/>
          <w:numId w:val="6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Идеологическое и концептуальное проектирование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Идеологическое и концептуальное проектирование — это сборка смысловой платформы объекта. Я соединяю идеологию, архитектуру и экономику в одно решение, выдержанное по смыслу, контексту и реализуемости.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Для тех, у кого уже есть задача или участок, но ещё нет точной идеи, зачем этот объект здесь и каким он должен быть. Особенно когда «просто красиво» недостаточно: нужна опора, которую можно защищать и развивать.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Связную идеологическую платформу, а не набор картинок. Формулировку, с которой можно идти в АГО, к инвесторам и дальше в проектирование — без ощущения, что концепция держится на вкусе одного совещания.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4. Как я работаю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Формулирую идеологию объекта и связываю её с архитектурой и экономикой. Опираюсь на системную работу лаборатории «Владимир» — исследовательскую практику по владимирской архитектуре, которой обычно не хватает концепциям. Проверяю, выдерживает ли идея контекст и реализацию.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Поверхностная идея быстро рассыпается на согласованиях и в смете. Глубокая концепция экономит дальнейшую работу, потому что все следующие решения растут из одной платформы, а не додумываются по дороге.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Результат — концептуальный документ с идеологией, образом и логикой развития объекта. После утверждения обычно переходят к АГО, объёмно-планировочным решениям или мастер-плану.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bookmarkStart w:colFirst="0" w:colLast="0" w:name="tad6ub4nauro" w:id="12"/>
    <w:bookmarkEnd w:id="12"/>
    <w:p w:rsidR="00000000" w:rsidDel="00000000" w:rsidP="00000000" w:rsidRDefault="00000000" w:rsidRPr="00000000" w14:paraId="00000170">
      <w:pPr>
        <w:pStyle w:val="Heading4"/>
        <w:numPr>
          <w:ilvl w:val="0"/>
          <w:numId w:val="6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Архитектурно-градостроительный облик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АГО — комплект, который показывает внешний вид объекта в логике конкретной территории и градсовета. Я готовлю его так, чтобы обликом можно было выходить на согласование и защищать решение, а не только «понравиться комиссии».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Для проектов, где внешний вид проходит градсовет или иные инстанции. Особенно когда участок в зоне с особыми требованиями к облику — и важно, чтобы документ работал, а не выглядел красиво в презентации.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Материалы, собранные под стандарты конкретного градсовета. Документ, с которым реально идти на согласование: облик вырастает из идеологии и контекста места, а не рисуется отдельно «под заседание».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4. Как я работаю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Изучаю требования территории и логику того градсовета, куда предстоит выходить. Собираю облик из уже найденной концепции. Готовлю комплект в рабочем, а не декоративном виде — так, чтобы им можно было защищать решение.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АГО часто становится точкой, где проект либо спокойно двигается, либо надолго застревает. Точный и работоспособный комплект снижает риск формальных замечаний и случайного образа «для галочки».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Результат — комплект АГО в требуемом формате. После согласования обычно переходят к стадии П или к дальнейшей проработке объёмно-планировочных решений.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bookmarkStart w:colFirst="0" w:colLast="0" w:name="fd538mr8pfjc" w:id="13"/>
    <w:bookmarkEnd w:id="13"/>
    <w:p w:rsidR="00000000" w:rsidDel="00000000" w:rsidP="00000000" w:rsidRDefault="00000000" w:rsidRPr="00000000" w14:paraId="0000017E">
      <w:pPr>
        <w:pStyle w:val="Heading4"/>
        <w:numPr>
          <w:ilvl w:val="0"/>
          <w:numId w:val="6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Исследования исторические и культурные, технологическое обследование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Это не архивная справка, а рабочая матрица: история, право, архитектура и технология собираются в одно основание для решений. Исследование делается для концепции, АГО, согласований и адаптации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Для объектов с историческим, культурным или конструктивным слоем — когда двигаться «на глаз» слишком рискованно. Особенно перед концепцией, АГО или адаптацией уже существующего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Сводку, которой можно пользоваться. Не набор разрозненных заключений, а связанную картину: что объект собой представляет, какие ограничения жёсткие, какие — преодолимые, и на что опираться дальше.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4. Как я работаю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Собираю историю, право, архитектуру и технологию в одну матрицу. Проверяю, какие выводы из этого следуют для концепции, облика и согласований. Фиксирую результат так, чтобы им можно было сразу пользоваться, а не «доисследовать потом».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Без сводки дальше работают вслепую: концепция не стыкуется с наследием, АГО не проходит, адаптация начинается заново. Хорошее исследование окупается тем, что следующие шаги опираются на факты, а не на догадки.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Результат — исследовательский отчёт в виде рабочей матрицы и выводов. После него обычно переходят к концепции, АГО, согласованиям или адаптации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bookmarkStart w:colFirst="0" w:colLast="0" w:name="u0yvz9ny9mt" w:id="14"/>
    <w:bookmarkEnd w:id="14"/>
    <w:p w:rsidR="00000000" w:rsidDel="00000000" w:rsidP="00000000" w:rsidRDefault="00000000" w:rsidRPr="00000000" w14:paraId="0000018F">
      <w:pPr>
        <w:pStyle w:val="Heading4"/>
        <w:numPr>
          <w:ilvl w:val="0"/>
          <w:numId w:val="6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3oq2ydddie2a" w:id="15"/>
      <w:bookmarkEnd w:id="15"/>
      <w:r w:rsidDel="00000000" w:rsidR="00000000" w:rsidRPr="00000000">
        <w:rPr>
          <w:rtl w:val="0"/>
        </w:rPr>
        <w:t xml:space="preserve">Консалтинг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С нами можно просто консультироваться — не запуская сразу проектирование или стройку. Я сама предлагаю этот шаг: быстро разобраться в деталях, понять, что нужно делать сейчас, и наметить путь. Рекомендации берутся из исследования и практики реализации, а не из общих схем. Смотрю задачу целиком: от смысла и архитектуры до экономики, согласований и того, как объект будет жить.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bookmarkStart w:colFirst="0" w:colLast="0" w:name="1er00fifdjse" w:id="16"/>
    <w:bookmarkEnd w:id="16"/>
    <w:p w:rsidR="00000000" w:rsidDel="00000000" w:rsidP="00000000" w:rsidRDefault="00000000" w:rsidRPr="00000000" w14:paraId="00000192">
      <w:pPr>
        <w:pStyle w:val="Heading4"/>
        <w:numPr>
          <w:ilvl w:val="0"/>
          <w:numId w:val="6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tv0nxxqft71i" w:id="17"/>
      <w:bookmarkEnd w:id="17"/>
      <w:r w:rsidDel="00000000" w:rsidR="00000000" w:rsidRPr="00000000">
        <w:rPr>
          <w:rtl w:val="0"/>
        </w:rPr>
        <w:t xml:space="preserve">Контекстный аудит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Контекстный аудит — спокойная оценка, где проект может столкнуться с проблемами, а где есть пространство для сильного решения. Глубину выбираете вы: от быстрого обзора до детальной проработки.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Для тех, у кого уже есть идея, участок или готовые материалы — и хочется понять реальное положение дел, не запуская тяжёлую проектную машину. Полезен и на старте, и когда проект уже идёт, но появились сомнения.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Ясную картину рисков и возможностей. Понимание, что делать сейчас, а что можно отложить. Выводы, на которые можно опереться — без обязательства сразу заказывать проектирование.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4. Как я работаю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Смотрю задачу в том объёме, который нужен на этом этапе. Разбираю контекст, ограничения и развилки. Фиксирую, где проект может споткнуться, а где его стоит усилить — и в какой глубине это имеет смысл делать.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Большинство дорогих ошибок рождаются не на чертежах, а в слепой уверенности, что «и так понятно». Короткий честный аудит часто экономит месяцы, потому что вовремя показывает, куда не стоит идти.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Результат — аудит выбранной глубины с выводами и рекомендациями. После него обычно становится ясно: достаточно навигации, нужна адаптация существующих материалов или пора переходить к концепции.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bookmarkStart w:colFirst="0" w:colLast="0" w:name="s3g1gna69vd0" w:id="18"/>
    <w:bookmarkEnd w:id="18"/>
    <w:p w:rsidR="00000000" w:rsidDel="00000000" w:rsidP="00000000" w:rsidRDefault="00000000" w:rsidRPr="00000000" w14:paraId="000001A0">
      <w:pPr>
        <w:pStyle w:val="Heading4"/>
        <w:numPr>
          <w:ilvl w:val="0"/>
          <w:numId w:val="6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ae74ae8kxut2" w:id="19"/>
      <w:bookmarkEnd w:id="19"/>
      <w:r w:rsidDel="00000000" w:rsidR="00000000" w:rsidRPr="00000000">
        <w:rPr>
          <w:rtl w:val="0"/>
        </w:rPr>
        <w:t xml:space="preserve">Адаптация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Адаптация — доводка уже существующего проекта под реальный контекст: нормы, место, согласования, работоспособность документации. Всегда начинается с контекстного аудита — без отдельной доплаты и без работы вслепую.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Для тех, у кого уже есть проект, но он не проходит, устарел или плохо стыкуется с территорией и инстанциями. Особенно когда жалко бросать сделанное и хочется привести комплект в рабочий вид, а не начинать с нуля.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Чёткий комплект по стандарту: альбом АГО, рабочая документация и другие необходимые материалы — а не размытые советы «переделать вот это». Понятный результат, с которым можно идти дальше.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4. Как я работаю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Сначала аудирую то, что есть. Затем собираю, чего не хватает, и привожу документацию к нужному стандарту. Не оставляю заказчика с рекомендациями: на выходе — материалы, которыми можно пользоваться.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Адаптировать дешевле, чем рисовать заново — если делать это не вслепую. Встроенный аудит снимает риск «улучшить» то, что на самом деле нужно собрать иначе.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Результат — комплект документов по согласованному стандарту. После него обычно выходят на согласование, дорабатывают рабочие разделы или переходят к сопровождению прохождения инстанций.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bookmarkStart w:colFirst="0" w:colLast="0" w:name="8sro8eidut18" w:id="20"/>
    <w:bookmarkEnd w:id="20"/>
    <w:p w:rsidR="00000000" w:rsidDel="00000000" w:rsidP="00000000" w:rsidRDefault="00000000" w:rsidRPr="00000000" w14:paraId="000001AE">
      <w:pPr>
        <w:pStyle w:val="Heading4"/>
        <w:numPr>
          <w:ilvl w:val="0"/>
          <w:numId w:val="6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f5u1e9yre2em" w:id="21"/>
      <w:bookmarkEnd w:id="21"/>
      <w:r w:rsidDel="00000000" w:rsidR="00000000" w:rsidRPr="00000000">
        <w:rPr>
          <w:rtl w:val="0"/>
        </w:rPr>
        <w:t xml:space="preserve">Согласования и экспертизы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Сопровождение согласований и экспертиз — разбор ситуации, реалистичная стратегия прохождения и ведение процесса до результата. Если берёмся — не оставляем заказчика один на один с инстанциями.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Для проектов, которым предстоит градсовет, экспертиза или другие согласования — и хочется заранее понять шансы, а не узнавать о них по факту отказа. Особенно когда сроки жёсткие или история с инстанциями уже сложная.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Быструю оценку шансов и понятную стратегию. Если идём в сопровождение — ведение до результата, а не «подсказали и отошли». Меньше зависания в переписке и сюрпризов на комиссии.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4. Как я работаю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Оперативно разбираю исходные данные и требования конкретной инстанции. Предлагаю реалистичный маршрут: что готовить, в каком виде, в какой последовательности. Если берёмся за ведение — доводим до результата.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Согласования редко проигрываются «в целом» — чаще на деталях, сроках и неверной стратегии. Быстрая честная оценка экономит месяцы: иногда правильный ход — готовить иначе, а не давить тем же комплектом.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Сначала — оценка шансов и стратегия. Затем, если стороны готовы, — сопровождение до результата. После прохождения обычно возвращаются к проектированию, стройке или следующему кругу инстанций.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bookmarkStart w:colFirst="0" w:colLast="0" w:name="q8r8qs8knyc6" w:id="22"/>
    <w:bookmarkEnd w:id="22"/>
    <w:p w:rsidR="00000000" w:rsidDel="00000000" w:rsidP="00000000" w:rsidRDefault="00000000" w:rsidRPr="00000000" w14:paraId="000001BC">
      <w:pPr>
        <w:pStyle w:val="Heading3"/>
        <w:spacing w:after="240" w:before="240" w:lineRule="auto"/>
        <w:rPr/>
      </w:pPr>
      <w:bookmarkStart w:colFirst="0" w:colLast="0" w:name="_8rg4a2izfsbw" w:id="23"/>
      <w:bookmarkEnd w:id="23"/>
      <w:r w:rsidDel="00000000" w:rsidR="00000000" w:rsidRPr="00000000">
        <w:rPr>
          <w:rtl w:val="0"/>
        </w:rPr>
        <w:t xml:space="preserve">2.2. Живое гостеприимство</w:t>
      </w:r>
    </w:p>
    <w:p w:rsidR="00000000" w:rsidDel="00000000" w:rsidP="00000000" w:rsidRDefault="00000000" w:rsidRPr="00000000" w14:paraId="000001BD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Я беру туристический объект только если вижу, как он будет привлекать гостей, удерживать их и вызывать повторный спрос. Архитектура здесь не декорация, а одна из причин, почему место выбирают — и точка роста территории, а не просто здание на участке. Соединяю образ, экономику, опыт гостя и реализацию в одну систему; при необходимости подключаю нужных специалистов. Опыт российских гостиничных и туристических проектов помогает отличать то, что красиво открывается, от того, что потом живёт.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bookmarkStart w:colFirst="0" w:colLast="0" w:name="wezuhhlgxevt" w:id="24"/>
    <w:bookmarkEnd w:id="24"/>
    <w:p w:rsidR="00000000" w:rsidDel="00000000" w:rsidP="00000000" w:rsidRDefault="00000000" w:rsidRPr="00000000" w14:paraId="000001BF">
      <w:pPr>
        <w:pStyle w:val="Heading4"/>
        <w:numPr>
          <w:ilvl w:val="0"/>
          <w:numId w:val="7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pz2lw0h1u8qf" w:id="25"/>
      <w:bookmarkEnd w:id="25"/>
      <w:r w:rsidDel="00000000" w:rsidR="00000000" w:rsidRPr="00000000">
        <w:rPr>
          <w:rtl w:val="0"/>
        </w:rPr>
        <w:t xml:space="preserve">Мастер-план живого туристического объекта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Мастер-план живого туристического объекта связывает территорию, экономику, архитектуру и стратегию в один документ. Внутри сразу задаю архитектурный характер — сильный и узнаваемый, а не оставляю дизайн «на потом».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Для тех, кто уже понял, что объект может жить, и готов собирать его как систему, а не как красивый генплан отдельно от бизнес-идеи. Особенно когда важны очереди запуска, инвестиции и то, как гость будет здесь проводиться.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Рабочий пакет, а не декоративную схему: зонирование и циркуляция, состав и ёмкость, сценарии использования, очереди реализации и логика развития территории. Документ, по которому можно проектировать, считать деньги и запускать объект поэтапно.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4. Как я работаю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Связываю четыре слоя в одном плане. Описываю жизнь комплекса через путь гостя: как он приезжает, чем удивляется, за что возвращается. Приятное удивление закладывается в планировку — как условие повторного спроса. Одновременно собираю архитектурный характер объекта.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Отдельно «картинка участка» и отдельно «бизнес» потом не сходятся. Работоспособный мастер-план держит и форму, и смысл, и экономику — и даёт узнаваемый образ с первого документа, а не через год после стройки.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Результат — мастер-план как рабочий пакет. После него обычно переходят к проектированию очередей, к комплексному сопровождению или к уточнению финансовой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bookmarkStart w:colFirst="0" w:colLast="0" w:name="6ec6smgxo6dm" w:id="26"/>
    <w:bookmarkEnd w:id="26"/>
    <w:p w:rsidR="00000000" w:rsidDel="00000000" w:rsidP="00000000" w:rsidRDefault="00000000" w:rsidRPr="00000000" w14:paraId="000001CD">
      <w:pPr>
        <w:pStyle w:val="Heading4"/>
        <w:numPr>
          <w:ilvl w:val="0"/>
          <w:numId w:val="7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9i61qtdu0mmn" w:id="27"/>
      <w:bookmarkEnd w:id="27"/>
      <w:r w:rsidDel="00000000" w:rsidR="00000000" w:rsidRPr="00000000">
        <w:rPr>
          <w:rtl w:val="0"/>
        </w:rPr>
        <w:t xml:space="preserve">Концепт-линейка готовых решений</w:t>
      </w:r>
      <w:r w:rsidDel="00000000" w:rsidR="00000000" w:rsidRPr="00000000">
        <w:rPr>
          <w:rtl w:val="0"/>
        </w:rPr>
      </w:r>
    </w:p>
    <w:bookmarkStart w:colFirst="0" w:colLast="0" w:name="mmq7g78yfzb4" w:id="28"/>
    <w:bookmarkEnd w:id="28"/>
    <w:p w:rsidR="00000000" w:rsidDel="00000000" w:rsidP="00000000" w:rsidRDefault="00000000" w:rsidRPr="00000000" w14:paraId="000001CE">
      <w:pPr>
        <w:pStyle w:val="Heading4"/>
        <w:numPr>
          <w:ilvl w:val="0"/>
          <w:numId w:val="7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qrt2nfbbp3dv" w:id="29"/>
      <w:bookmarkEnd w:id="29"/>
      <w:r w:rsidDel="00000000" w:rsidR="00000000" w:rsidRPr="00000000">
        <w:rPr>
          <w:rtl w:val="0"/>
        </w:rPr>
        <w:t xml:space="preserve">Визионерская концепция туристического комплекса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Визионерская концепция — экспресс-формат, часто за чашку кофе и без обязательств. Я показываю, какой объект сделала бы здесь сама: не универсальный вариант «для рынка», а свой взгляд на этот участок и эту задачу.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Для тех, у кого есть земля или идея туристического комплекса, и хочется быстро понять, по пути ли нам. Подходит в самом начале — когда ещё рано запускать мастер-план, но уже нужно первое честное видение.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После встречи — собранный pack: майндмэп по идеологии, продуктовая матрица и экспресс-финмодель. Материал остаётся у вас: им можно пользоваться на сессии, в мастер-плане или даже с другой командой.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4. Как я работаю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За одну встречу смотрю участок и задачу. Показываю, какой объект вижу здесь. Собираю соображения в удобный pack — уже с проверкой, сможет ли идея зарабатывать и держать повторный спрос, или это только красивая картинка.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Это не продажа полного проекта, а быстрая проверка совместимости. Низкий порог входа: можно начать знакомство легко и без больших вложений. За один раз стороны понимают, совпадаем ли мы — и стоит ли идти дальше.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Встреча, часто за кофе. На выходе — pack идей. Если совпали, следующий шаг обычно стратегическая сессия или мастер-план живого объекта.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bookmarkStart w:colFirst="0" w:colLast="0" w:name="9bq4xmfflpuh" w:id="30"/>
    <w:bookmarkEnd w:id="30"/>
    <w:p w:rsidR="00000000" w:rsidDel="00000000" w:rsidP="00000000" w:rsidRDefault="00000000" w:rsidRPr="00000000" w14:paraId="000001DC">
      <w:pPr>
        <w:pStyle w:val="Heading4"/>
        <w:numPr>
          <w:ilvl w:val="0"/>
          <w:numId w:val="7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hwttg1ios0ld" w:id="31"/>
      <w:bookmarkEnd w:id="31"/>
      <w:r w:rsidDel="00000000" w:rsidR="00000000" w:rsidRPr="00000000">
        <w:rPr>
          <w:rtl w:val="0"/>
        </w:rPr>
        <w:t xml:space="preserve">Стратегическая сессия «Проект, который живёт»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Однодневная совместная работа, на которой мы собираем архитектуру и бизнес-модель — и проверяем, будет ли объект жить. Решение рождается на пересечении видения обеих сторон, а не приносится готовым.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Для инвестора или собственника, который хочет за один день понять: идём дальше, меняем гипотезу или не берёмся. Хорошо после визионерской встречи — когда интерес есть, но ещё нет решения «входить».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К концу дня — ясность. Совместно собранные архитектура и модель, проверенные на жизнеспособность. Не презентация «с картины», а решение, в котором есть ваше видение и моё.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4. Как я работаю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Интенсив: за один день вместе собираем образ, логику гостя и бизнес-модель. Проверяем гипотезу вживую. К вечеру фиксируем развилку: двигаемся, меняем входные или расходимся честно.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Готовая концепция «под ключ» часто не приживается, потому что в ней нет заказчика. Совместное решение держится лучше: его не нужно потом заново объяснять самому себе.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Один рабочий день. На выходе — собранная гипотеза и решение, идём ли дальше. Следующий шаг обычно мастер-план или комплексное сопровождение.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bookmarkStart w:colFirst="0" w:colLast="0" w:name="t142v7sprqdp" w:id="32"/>
    <w:bookmarkEnd w:id="32"/>
    <w:p w:rsidR="00000000" w:rsidDel="00000000" w:rsidP="00000000" w:rsidRDefault="00000000" w:rsidRPr="00000000" w14:paraId="000001EA">
      <w:pPr>
        <w:pStyle w:val="Heading4"/>
        <w:numPr>
          <w:ilvl w:val="0"/>
          <w:numId w:val="7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7d4nwiuozuwt" w:id="33"/>
      <w:bookmarkEnd w:id="33"/>
      <w:r w:rsidDel="00000000" w:rsidR="00000000" w:rsidRPr="00000000">
        <w:rPr>
          <w:rtl w:val="0"/>
        </w:rPr>
        <w:t xml:space="preserve">Авторский архитектурный дизайн туристического комплекса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bookmarkStart w:colFirst="0" w:colLast="0" w:name="bearasbo3ad1" w:id="34"/>
    <w:bookmarkEnd w:id="34"/>
    <w:p w:rsidR="00000000" w:rsidDel="00000000" w:rsidP="00000000" w:rsidRDefault="00000000" w:rsidRPr="00000000" w14:paraId="000001EF">
      <w:pPr>
        <w:pStyle w:val="Heading4"/>
        <w:numPr>
          <w:ilvl w:val="0"/>
          <w:numId w:val="7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5hzf612w6alc" w:id="35"/>
      <w:bookmarkEnd w:id="35"/>
      <w:r w:rsidDel="00000000" w:rsidR="00000000" w:rsidRPr="00000000">
        <w:rPr>
          <w:rtl w:val="0"/>
        </w:rPr>
        <w:t xml:space="preserve">Комплексное сопровождение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Комплексное сопровождение — ведение туристического объекта целиком: от замысла до ключевых решений на реализации. На площадке я берегу смысл, характер и опыт гостя, а не только соответствие чертежам.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Для тех, кто уже выбрал направление и не хочет, чтобы замысел растерялся между проектировщиками, подрядчиками и стройкой. Особенно на живых, сложных комплексах, где цена случайного решения высока.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Сквозное авторское ведение. Присутствие на развилках. Защиту того, ради чего объект затевался — впечатления гостя, характера места, логики, по которой комплекс должен работать.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4. Как я работаю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Веду проект от концепции до площадки. На ключевых развилках подключаюсь сама. Слежу, чтобы в реализации не подменили смысл «более удобным» решением, которое потом убивает повторный спрос.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Даже сильный мастер-план может потеряться на стройке в мелочах. Сопровождение нужно не для контроля ради контроля, а чтобы объект в итоге работал так, как был задуман.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before="0" w:lineRule="auto"/>
        <w:rPr/>
      </w:pPr>
      <w:r w:rsidDel="00000000" w:rsidR="00000000" w:rsidRPr="00000000">
        <w:rPr>
          <w:b w:val="0"/>
          <w:bCs w:val="0"/>
          <w:color w:val="434343"/>
          <w:sz w:val="22"/>
          <w:szCs w:val="22"/>
          <w:rtl w:val="0"/>
        </w:rPr>
        <w:t xml:space="preserve">Формат зависит от этапа: от ведения концепции до присутствия на площадке. Обычно начинается после мастер-плана или сессии — и длится до запуска ключевых решений реализации.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bookmarkStart w:colFirst="0" w:colLast="0" w:name="p6r6khspxszu" w:id="36"/>
    <w:bookmarkEnd w:id="36"/>
    <w:p w:rsidR="00000000" w:rsidDel="00000000" w:rsidP="00000000" w:rsidRDefault="00000000" w:rsidRPr="00000000" w14:paraId="000001FD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f3xfnowyje68" w:id="37"/>
      <w:bookmarkEnd w:id="37"/>
      <w:r w:rsidDel="00000000" w:rsidR="00000000" w:rsidRPr="00000000">
        <w:rPr>
          <w:rtl w:val="0"/>
        </w:rPr>
        <w:t xml:space="preserve">2.3. Частные владения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Частный дом для меня — не метраж, а способ жить на своей земле. Собираю его так, чтобы не было лишнего: характер растёт из вашей жизни и запроса; традиции места и природа включаются в ансамбль, а быт — семья, гости, хозяйство — встаёт на свои места. Любые материалы, техники и приёмы доступны — берём то, что лучше всего подойдёт к вашему случаю. На площадке строю прямой разговор между вами, проектом и теми, кто строит: комфорт сегодня и запас на завтра, чтобы жить здесь было хорошо много много лет.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bookmarkStart w:colFirst="0" w:colLast="0" w:name="5306wq4c6cy0" w:id="38"/>
    <w:bookmarkEnd w:id="38"/>
    <w:p w:rsidR="00000000" w:rsidDel="00000000" w:rsidP="00000000" w:rsidRDefault="00000000" w:rsidRPr="00000000" w14:paraId="00000200">
      <w:pPr>
        <w:spacing w:line="240" w:lineRule="auto"/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Предпроектный анализ</w:t>
      </w:r>
    </w:p>
    <w:p w:rsidR="00000000" w:rsidDel="00000000" w:rsidP="00000000" w:rsidRDefault="00000000" w:rsidRPr="00000000" w14:paraId="00000201">
      <w:pPr>
        <w:spacing w:line="240" w:lineRule="auto"/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="24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Предпроектный анализ</w:t>
      </w:r>
    </w:p>
    <w:p w:rsidR="00000000" w:rsidDel="00000000" w:rsidP="00000000" w:rsidRDefault="00000000" w:rsidRPr="00000000" w14:paraId="00000203">
      <w:pPr>
        <w:spacing w:line="240" w:lineRule="auto"/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1. Название + суть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Предпроектный анализ — знакомство с будущим проектом, аудит ситуации и первичный синтез решения. Ищу предпосылки и барьеры, вижу возможности и риски. Смотрю так широко и ухожу вглубь ровно настолько, насколько нужно, чтобы не проектировать вслепую.</w:t>
      </w:r>
    </w:p>
    <w:p w:rsidR="00000000" w:rsidDel="00000000" w:rsidP="00000000" w:rsidRDefault="00000000" w:rsidRPr="00000000" w14:paraId="00000205">
      <w:pPr>
        <w:spacing w:line="240" w:lineRule="auto"/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2. Для кого и когда нужен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Для тех, у кого есть участок или идея, но ещё нет ясности, с чего начинать. Особенно когда территория нетипичная или видение будущего - размыто. </w:t>
      </w:r>
    </w:p>
    <w:p w:rsidR="00000000" w:rsidDel="00000000" w:rsidP="00000000" w:rsidRDefault="00000000" w:rsidRPr="00000000" w14:paraId="00000207">
      <w:pPr>
        <w:spacing w:line="240" w:lineRule="auto"/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3. Что получает клиент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Картину по нескольким разрезам сразу: архитектура, рельеф и геология, правила, экономика, то, как вы будете здесь жить. Не список ограничений, а понимание, что усиливать и с чем лучше не спорить.</w:t>
      </w:r>
    </w:p>
    <w:p w:rsidR="00000000" w:rsidDel="00000000" w:rsidP="00000000" w:rsidRDefault="00000000" w:rsidRPr="00000000" w14:paraId="00000209">
      <w:pPr>
        <w:spacing w:line="240" w:lineRule="auto"/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4. Как я работаю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Сначала беру ширину — разные слои рядом. Потом глубину: до инженерных анализов и до прошлого не только места, но и вашего — чтобы симметрично соединить участок и будущую жизнь на нём, а не подогнать одно под другое.</w:t>
      </w:r>
    </w:p>
    <w:p w:rsidR="00000000" w:rsidDel="00000000" w:rsidP="00000000" w:rsidRDefault="00000000" w:rsidRPr="00000000" w14:paraId="0000020B">
      <w:pPr>
        <w:spacing w:line="240" w:lineRule="auto"/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5. Почему это важно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Лишнее в частном доме появляется рано, часто еще до проекта, из уверенности, что «и так понятно» или принципа “все так делают”. Честный разбор экономит и бюджет на  следующих стадиях.</w:t>
      </w:r>
    </w:p>
    <w:p w:rsidR="00000000" w:rsidDel="00000000" w:rsidP="00000000" w:rsidRDefault="00000000" w:rsidRPr="00000000" w14:paraId="0000020D">
      <w:pPr>
        <w:spacing w:line="240" w:lineRule="auto"/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6. Формат и следующий шаг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Результат — эскиз видения: выводы и рекомендации. Дальше обычно концептуальное проектирование. </w:t>
      </w:r>
    </w:p>
    <w:p w:rsidR="00000000" w:rsidDel="00000000" w:rsidP="00000000" w:rsidRDefault="00000000" w:rsidRPr="00000000" w14:paraId="0000020F">
      <w:pPr>
        <w:spacing w:line="240" w:lineRule="auto"/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40" w:lineRule="auto"/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umaigta8in2o" w:id="39"/>
    <w:bookmarkEnd w:id="39"/>
    <w:p w:rsidR="00000000" w:rsidDel="00000000" w:rsidP="00000000" w:rsidRDefault="00000000" w:rsidRPr="00000000" w14:paraId="00000211">
      <w:pPr>
        <w:spacing w:line="240" w:lineRule="auto"/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Мастер планирование частных владений</w:t>
      </w:r>
    </w:p>
    <w:p w:rsidR="00000000" w:rsidDel="00000000" w:rsidP="00000000" w:rsidRDefault="00000000" w:rsidRPr="00000000" w14:paraId="00000212">
      <w:pPr>
        <w:spacing w:after="240" w:before="240"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Мастер-планирование собирает дом и территорию в одно целое — до того, как проект разъедется по разделам. Работаю своим методом и говорю с вами напрямую: смотрю участок исследовательски, чтобы характер был именно вашим, а не универсальным. Делаем то, что будет красиво именно для вас, а не вообще. На выходе — рабочий план, которым можно пользоваться, а не набор разрозненных мыслей и схем.</w:t>
      </w:r>
    </w:p>
    <w:p w:rsidR="00000000" w:rsidDel="00000000" w:rsidP="00000000" w:rsidRDefault="00000000" w:rsidRPr="00000000" w14:paraId="00000213">
      <w:pPr>
        <w:spacing w:line="240" w:lineRule="auto"/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4"/>
        <w:numPr>
          <w:ilvl w:val="0"/>
          <w:numId w:val="4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uox62gys6k4b" w:id="41"/>
      <w:bookmarkEnd w:id="41"/>
      <w:r w:rsidDel="00000000" w:rsidR="00000000" w:rsidRPr="00000000">
        <w:rPr>
          <w:rtl w:val="0"/>
        </w:rPr>
        <w:t xml:space="preserve">Идеологическое и концептуальное проектирование</w:t>
      </w:r>
      <w:bookmarkStart w:colFirst="0" w:colLast="0" w:name="2c7mghg15lq2" w:id="40"/>
      <w:bookmarkEnd w:id="40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частных владений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Идеологическое и концептуальное проектирование частных владений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b w:val="1"/>
          <w:bCs w:val="1"/>
          <w:rtl w:val="0"/>
        </w:rPr>
        <w:t xml:space="preserve">1. Название + суть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Концепция частного дома — сборка образа и логики жизни на участке. Беру её только после предпроектного анализа: быстрее и точнее, без красивых гипотез «с нуля».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1"/>
          <w:bCs w:val="1"/>
          <w:rtl w:val="0"/>
        </w:rPr>
        <w:t xml:space="preserve">2. Для кого и когда нужен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тех, кто хочет дом с тихой, не кричащей эстетикой — авторской, но вписанной в вас и в место. Подходит и когда в программе не только семья: хозяйство, мастерская, гости или даже ферма.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3. Что получает клиент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Образ, описание, комплект, в котором собраны культура, техника и технологии, стиль, обеспечение и правовая рамка. Уже на эскизах — бюджет и ТЭО. Плюс понятно, как здесь будут жить люди, какие и как будут течь процессы, каким будет результат, ощущения, опыт.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rtl w:val="0"/>
        </w:rPr>
        <w:t xml:space="preserve">4. Как я работаю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Держу позицию генпроектировщика: блоки собираются вместе, в максимальной взаимосвязи, а не по очереди. Параллельно считаю деньги на эскизах и разбираю редкие узлы — то, что обычно оставляют «на потом».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1"/>
          <w:bCs w:val="1"/>
          <w:rtl w:val="0"/>
        </w:rPr>
        <w:t xml:space="preserve">5. Почему это важно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Идея без анализа и без счёта быстро ломается на стройке. Здесь характер, быт и бюджет идут рядом — поэтому дальше меньше сюрпризов.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b w:val="1"/>
          <w:bCs w:val="1"/>
          <w:rtl w:val="0"/>
        </w:rPr>
        <w:t xml:space="preserve">6. Формат и следующий шаг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— концепция с идеологией, образом, логикой жизни и ранним ТЭО. После утверждения — АГО, ТЗ или стадия проектирования.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bookmarkStart w:colFirst="0" w:colLast="0" w:name="dn4zeuefqveb" w:id="42"/>
    <w:bookmarkEnd w:id="42"/>
    <w:p w:rsidR="00000000" w:rsidDel="00000000" w:rsidP="00000000" w:rsidRDefault="00000000" w:rsidRPr="00000000" w14:paraId="00000228">
      <w:pPr>
        <w:numPr>
          <w:ilvl w:val="0"/>
          <w:numId w:val="4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Архитектурно-градостроительный облик частных владений</w:t>
      </w:r>
    </w:p>
    <w:p w:rsidR="00000000" w:rsidDel="00000000" w:rsidP="00000000" w:rsidRDefault="00000000" w:rsidRPr="00000000" w14:paraId="00000229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="24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Архитектурно-градостроительный облик частных владений</w:t>
      </w:r>
    </w:p>
    <w:p w:rsidR="00000000" w:rsidDel="00000000" w:rsidP="00000000" w:rsidRDefault="00000000" w:rsidRPr="00000000" w14:paraId="0000022B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1. Название + суть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АГО частного дома показывает, как он выглядит в своём месте. Работаю со всеми слоями сразу: ландшафт, код территории, ваша история — чтобы дом либо спокойно встал в среду, либо уверенно стал её акцентом.</w:t>
      </w:r>
    </w:p>
    <w:p w:rsidR="00000000" w:rsidDel="00000000" w:rsidP="00000000" w:rsidRDefault="00000000" w:rsidRPr="00000000" w14:paraId="0000022D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2. Для кого и когда нужен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Когда внешний вид идёт на согласование или когда важно не спорить с окружением. И когда хочется сознательно выбрать: раствориться в участке или держать характер.</w:t>
      </w:r>
    </w:p>
    <w:p w:rsidR="00000000" w:rsidDel="00000000" w:rsidP="00000000" w:rsidRDefault="00000000" w:rsidRPr="00000000" w14:paraId="0000022F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3. Что получает клиент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Комплект облика с понятным основанием: почему именно так, а не «потому что красиво». История места и ваша легенда читаются в фасадах и в посадке на рельеф.</w:t>
      </w:r>
    </w:p>
    <w:p w:rsidR="00000000" w:rsidDel="00000000" w:rsidP="00000000" w:rsidRDefault="00000000" w:rsidRPr="00000000" w14:paraId="00000231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4. Как я работаю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Смотрю рельеф и окружение. Сверяюсь с кодом территории. Собираю смысл — зачем дом появляется именно здесь — и перевожу его во внешний вид.</w:t>
      </w:r>
    </w:p>
    <w:p w:rsidR="00000000" w:rsidDel="00000000" w:rsidP="00000000" w:rsidRDefault="00000000" w:rsidRPr="00000000" w14:paraId="00000233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5. Почему это важно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Случайный фасад на частном участке быстро выглядит чужим. Когда облик вырастает из места и из вас, согласования проще, а жить с ним спокойнее.</w:t>
      </w:r>
    </w:p>
    <w:p w:rsidR="00000000" w:rsidDel="00000000" w:rsidP="00000000" w:rsidRDefault="00000000" w:rsidRPr="00000000" w14:paraId="00000235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6. Формат и следующий шаг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Результат — комплект АГО. После него обычно ТЗ, стадия П или уточнение концепции.</w:t>
      </w:r>
    </w:p>
    <w:p w:rsidR="00000000" w:rsidDel="00000000" w:rsidP="00000000" w:rsidRDefault="00000000" w:rsidRPr="00000000" w14:paraId="00000237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f7cjpzd17ld6" w:id="43"/>
    <w:bookmarkEnd w:id="43"/>
    <w:p w:rsidR="00000000" w:rsidDel="00000000" w:rsidP="00000000" w:rsidRDefault="00000000" w:rsidRPr="00000000" w14:paraId="0000023B">
      <w:pPr>
        <w:numPr>
          <w:ilvl w:val="0"/>
          <w:numId w:val="4"/>
        </w:numPr>
        <w:spacing w:line="240" w:lineRule="auto"/>
        <w:ind w:left="720" w:hanging="360"/>
        <w:rPr>
          <w:color w:val="434343"/>
          <w:sz w:val="24"/>
          <w:szCs w:val="24"/>
          <w:u w:val="none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ТЗ на проектирование</w:t>
      </w:r>
    </w:p>
    <w:p w:rsidR="00000000" w:rsidDel="00000000" w:rsidP="00000000" w:rsidRDefault="00000000" w:rsidRPr="00000000" w14:paraId="0000023C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1. Название + суть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ТЗ на проектирование частного дома — документ, который фиксирует рамки до тяжёлой стадии. Опираюсь на опыт управления бюро больше десяти лет и на реальный порядок стройки, а не на голую теорию. </w:t>
      </w:r>
    </w:p>
    <w:p w:rsidR="00000000" w:rsidDel="00000000" w:rsidP="00000000" w:rsidRDefault="00000000" w:rsidRPr="00000000" w14:paraId="0000023F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2. Для кого и когда нужен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Для тех, кто уже понял задачу и готов закрепить договорённости. Особенно когда сторон несколько и потом легко услышать: «мы имели в виду другое».</w:t>
      </w:r>
    </w:p>
    <w:p w:rsidR="00000000" w:rsidDel="00000000" w:rsidP="00000000" w:rsidRDefault="00000000" w:rsidRPr="00000000" w14:paraId="00000241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3. Что получает клиент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Рабочее задание: им можно пользоваться как договором смыслов и как чек-листом следующих шагов. Понятно вам, проектировщикам и вообще всем заинтересантам.</w:t>
      </w:r>
    </w:p>
    <w:p w:rsidR="00000000" w:rsidDel="00000000" w:rsidP="00000000" w:rsidRDefault="00000000" w:rsidRPr="00000000" w14:paraId="00000243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4. Как я работаю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Собираю требования так, как бюро реально ведёт проекты и как идут строительные процессы. Пишу не «для папки», а чтобы по тексту можно было двигаться без бесконечных уточнений.</w:t>
      </w:r>
    </w:p>
    <w:p w:rsidR="00000000" w:rsidDel="00000000" w:rsidP="00000000" w:rsidRDefault="00000000" w:rsidRPr="00000000" w14:paraId="00000245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5. Почему это важно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Слабое задание размножает переделки. Сильное экономит время на следующих стадиях и держит общий язык.</w:t>
      </w:r>
    </w:p>
    <w:p w:rsidR="00000000" w:rsidDel="00000000" w:rsidP="00000000" w:rsidRDefault="00000000" w:rsidRPr="00000000" w14:paraId="00000247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6. Формат и следующий шаг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Результат — согласованное ТЗ. После него обычно стадия П или рабочая документация.</w:t>
      </w:r>
    </w:p>
    <w:p w:rsidR="00000000" w:rsidDel="00000000" w:rsidP="00000000" w:rsidRDefault="00000000" w:rsidRPr="00000000" w14:paraId="00000249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yc28er6q1pfz" w:id="44"/>
    <w:bookmarkEnd w:id="44"/>
    <w:p w:rsidR="00000000" w:rsidDel="00000000" w:rsidP="00000000" w:rsidRDefault="00000000" w:rsidRPr="00000000" w14:paraId="0000024D">
      <w:pPr>
        <w:pStyle w:val="Heading4"/>
        <w:numPr>
          <w:ilvl w:val="0"/>
          <w:numId w:val="4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27chr4lrzqjg" w:id="45"/>
      <w:bookmarkEnd w:id="45"/>
      <w:r w:rsidDel="00000000" w:rsidR="00000000" w:rsidRPr="00000000">
        <w:rPr>
          <w:rtl w:val="0"/>
        </w:rPr>
        <w:t xml:space="preserve">Сопровождение реализации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Сопровождение реализации — ведение стройки силами бюро, а не передача чертежей «и удачи». В работу входит команда, а не один взгляд с расстояния. Исполнителей подбираю из проверенного круга мастеров; сложные места собираем вместе с производителями, а не только с подрядчиком.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bookmarkStart w:colFirst="0" w:colLast="0" w:name="2qojaxx5b78v" w:id="46"/>
    <w:bookmarkEnd w:id="46"/>
    <w:p w:rsidR="00000000" w:rsidDel="00000000" w:rsidP="00000000" w:rsidRDefault="00000000" w:rsidRPr="00000000" w14:paraId="000002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Авторский надзор</w:t>
      </w:r>
    </w:p>
    <w:p w:rsidR="00000000" w:rsidDel="00000000" w:rsidP="00000000" w:rsidRDefault="00000000" w:rsidRPr="00000000" w14:paraId="000002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b w:val="1"/>
          <w:bCs w:val="1"/>
          <w:rtl w:val="0"/>
        </w:rPr>
        <w:t xml:space="preserve">1. Название + суть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Авторский надзор — присутствие бюро на реализации: скрытые работы, параметры проекта, узкие специалисты. Свожу стороны и веду бюджет, для того чтобы стройка прошла максимально близко с проектом и сметой.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b w:val="1"/>
          <w:bCs w:val="1"/>
          <w:rtl w:val="0"/>
        </w:rPr>
        <w:t xml:space="preserve">2. Для кого и когда нужен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важно собрать задуманное, а не удобное. Особенно на доме с несколькими подрядчиками — там легко потерять и характер, и деньги.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b w:val="1"/>
          <w:bCs w:val="1"/>
          <w:rtl w:val="0"/>
        </w:rPr>
        <w:t xml:space="preserve">3. Что получает клиент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Слежение за скрытыми работами и параметрами. Согласованные изменения стоимости. Журнал, фотофиксация, выводы и отчёт.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b w:val="1"/>
          <w:bCs w:val="1"/>
          <w:rtl w:val="0"/>
        </w:rPr>
        <w:t xml:space="preserve">4. Как я работаю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Смотрят разные специалисты бюро, каждый свой контур. Подрядчиков контролируем максимально широко, смотрим на их репутацию и реальный опыт. Всех, кому есть дело до объекта, собираю в одном разговоре — чтобы решения не рождались по углам.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b w:val="1"/>
          <w:bCs w:val="1"/>
          <w:rtl w:val="0"/>
        </w:rPr>
        <w:t xml:space="preserve">5. Почему это важно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Характер и замысел на стройке теряют тихо: узел, замена, спешка, компромисс. Надзор нужен, чтобы замысел и затраты не разъехались по дороге.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b w:val="1"/>
          <w:bCs w:val="1"/>
          <w:rtl w:val="0"/>
        </w:rPr>
        <w:t xml:space="preserve">6. Формат и следующий шаг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Тут все зависит от этапа. Обычно работаем до конца, до сдачи ключевых решений и ввода в эксплуатацию..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bookmarkStart w:colFirst="0" w:colLast="0" w:name="jkqdu79ns8wg" w:id="47"/>
    <w:bookmarkEnd w:id="47"/>
    <w:p w:rsidR="00000000" w:rsidDel="00000000" w:rsidP="00000000" w:rsidRDefault="00000000" w:rsidRPr="00000000" w14:paraId="00000262">
      <w:pPr>
        <w:pStyle w:val="Heading3"/>
        <w:spacing w:after="240" w:before="240" w:lineRule="auto"/>
        <w:rPr/>
      </w:pPr>
      <w:bookmarkStart w:colFirst="0" w:colLast="0" w:name="_7hvyxkabtreh" w:id="48"/>
      <w:bookmarkEnd w:id="48"/>
      <w:r w:rsidDel="00000000" w:rsidR="00000000" w:rsidRPr="00000000">
        <w:rPr>
          <w:rtl w:val="0"/>
        </w:rPr>
        <w:t xml:space="preserve">2.4. Храмовая архитектура</w:t>
      </w:r>
    </w:p>
    <w:p w:rsidR="00000000" w:rsidDel="00000000" w:rsidP="00000000" w:rsidRDefault="00000000" w:rsidRPr="00000000" w14:paraId="00000263">
      <w:pPr>
        <w:pStyle w:val="Heading4"/>
        <w:spacing w:after="240" w:before="240" w:lineRule="auto"/>
        <w:ind w:left="0" w:firstLine="0"/>
        <w:rPr>
          <w:color w:val="434343"/>
        </w:rPr>
      </w:pPr>
      <w:bookmarkStart w:colFirst="0" w:colLast="0" w:name="_9e7643z3u0zn" w:id="49"/>
      <w:bookmarkEnd w:id="49"/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8" w:w="23811" w:orient="landscape"/>
      <w:pgMar w:bottom="873.0708661417325" w:top="873.0708661417325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4">
    <w:pPr>
      <w:ind w:right="-334.84251968503827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